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38"/>
        <w:tblGridChange w:id="0">
          <w:tblGrid>
            <w:gridCol w:w="8838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3">
      <w:pPr>
        <w:spacing w:after="240" w:befor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80" w:lineRule="auto"/>
        <w:jc w:val="center"/>
        <w:rPr>
          <w:rFonts w:ascii="Arial" w:cs="Arial" w:eastAsia="Arial" w:hAnsi="Arial"/>
          <w:b w:val="1"/>
          <w:bCs w:val="1"/>
          <w:color w:val="55555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rtl w:val="0"/>
        </w:rPr>
        <w:t xml:space="preserve">SERVICIO NACIONAL DE APRENDIZAJE (SENA)</w:t>
      </w:r>
    </w:p>
    <w:p w:rsidR="00000000" w:rsidDel="00000000" w:rsidP="00000000" w:rsidRDefault="00000000" w:rsidRPr="00000000" w14:paraId="00000005">
      <w:pPr>
        <w:spacing w:after="800" w:lineRule="auto"/>
        <w:jc w:val="center"/>
        <w:rPr>
          <w:rFonts w:ascii="Arial" w:cs="Arial" w:eastAsia="Arial" w:hAnsi="Arial"/>
          <w:b w:val="1"/>
          <w:bCs w:val="1"/>
          <w:color w:val="77777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ANÁLISIS Y DESARROLLO DE SOFTWARE</w:t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05"/>
        <w:tblGridChange w:id="0">
          <w:tblGrid>
            <w:gridCol w:w="8805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1b365d" w:space="0" w:sz="36" w:val="single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20" w:before="320" w:lineRule="auto"/>
              <w:ind w:left="280" w:firstLine="0"/>
              <w:rPr>
                <w:rFonts w:ascii="Arial" w:cs="Arial" w:eastAsia="Arial" w:hAnsi="Arial"/>
                <w:b w:val="1"/>
                <w:bCs w:val="1"/>
                <w:color w:val="0066cc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6cc"/>
                <w:rtl w:val="0"/>
              </w:rPr>
              <w:t xml:space="preserve">INFORME DEL CASO DE ESTUDIO</w:t>
            </w:r>
          </w:p>
          <w:p w:rsidR="00000000" w:rsidDel="00000000" w:rsidP="00000000" w:rsidRDefault="00000000" w:rsidRPr="00000000" w14:paraId="00000007">
            <w:pPr>
              <w:spacing w:after="320" w:lineRule="auto"/>
              <w:ind w:left="280" w:firstLine="0"/>
              <w:rPr>
                <w:rFonts w:ascii="Arial" w:cs="Arial" w:eastAsia="Arial" w:hAnsi="Arial"/>
                <w:b w:val="1"/>
                <w:bCs w:val="1"/>
                <w:color w:val="1b365d"/>
                <w:sz w:val="42"/>
                <w:szCs w:val="4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65d"/>
                <w:sz w:val="42"/>
                <w:szCs w:val="42"/>
                <w:rtl w:val="0"/>
              </w:rPr>
              <w:t xml:space="preserve">Caso 4: Sistema de Préstamo de Equipos para ambientes de formacion SENA</w:t>
            </w:r>
          </w:p>
        </w:tc>
      </w:tr>
    </w:tbl>
    <w:p w:rsidR="00000000" w:rsidDel="00000000" w:rsidP="00000000" w:rsidRDefault="00000000" w:rsidRPr="00000000" w14:paraId="00000008">
      <w:pPr>
        <w:spacing w:after="0" w:before="10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80" w:lineRule="auto"/>
        <w:jc w:val="center"/>
        <w:rPr>
          <w:rFonts w:ascii="Arial" w:cs="Arial" w:eastAsia="Arial" w:hAnsi="Arial"/>
          <w:b w:val="1"/>
          <w:bCs w:val="1"/>
          <w:color w:val="0066cc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6cc"/>
          <w:sz w:val="20"/>
          <w:szCs w:val="20"/>
          <w:rtl w:val="0"/>
        </w:rPr>
        <w:t xml:space="preserve">INTEGRANTES DEL EQUIPO</w:t>
      </w:r>
    </w:p>
    <w:tbl>
      <w:tblPr>
        <w:tblStyle w:val="Table3"/>
        <w:tblW w:w="7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10"/>
        <w:tblGridChange w:id="0">
          <w:tblGrid>
            <w:gridCol w:w="74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80" w:before="80" w:lineRule="auto"/>
              <w:jc w:val="center"/>
              <w:rPr>
                <w:rFonts w:ascii="Arial" w:cs="Arial" w:eastAsia="Arial" w:hAnsi="Arial"/>
                <w:b w:val="1"/>
                <w:bCs w:val="1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rtl w:val="0"/>
              </w:rPr>
              <w:t xml:space="preserve">Johan Sebastián Yucuma Molano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80" w:before="80" w:lineRule="auto"/>
              <w:jc w:val="center"/>
              <w:rPr>
                <w:rFonts w:ascii="Arial" w:cs="Arial" w:eastAsia="Arial" w:hAnsi="Arial"/>
                <w:b w:val="1"/>
                <w:bCs w:val="1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rtl w:val="0"/>
              </w:rPr>
              <w:t xml:space="preserve">                      Santiago Muñoz Salazar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80" w:before="80" w:lineRule="auto"/>
              <w:jc w:val="center"/>
              <w:rPr>
                <w:rFonts w:ascii="Arial" w:cs="Arial" w:eastAsia="Arial" w:hAnsi="Arial"/>
                <w:b w:val="1"/>
                <w:bCs w:val="1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rtl w:val="0"/>
              </w:rPr>
              <w:t xml:space="preserve">                     Fayber Estyben Diaz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80" w:before="80" w:lineRule="auto"/>
              <w:jc w:val="center"/>
              <w:rPr>
                <w:rFonts w:ascii="Arial" w:cs="Arial" w:eastAsia="Arial" w:hAnsi="Arial"/>
                <w:b w:val="1"/>
                <w:bCs w:val="1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200" w:before="16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40" w:lineRule="auto"/>
        <w:jc w:val="center"/>
        <w:rPr>
          <w:rFonts w:ascii="Arial" w:cs="Arial" w:eastAsia="Arial" w:hAnsi="Arial"/>
          <w:b w:val="1"/>
          <w:bCs w:val="1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0"/>
          <w:szCs w:val="20"/>
          <w:rtl w:val="0"/>
        </w:rPr>
        <w:t xml:space="preserve">Neiva, Huila</w:t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0"/>
          <w:szCs w:val="20"/>
          <w:rtl w:val="0"/>
        </w:rPr>
        <w:t xml:space="preserve">2026</w:t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0" w:lineRule="auto"/>
        <w:jc w:val="left"/>
        <w:rPr/>
      </w:pPr>
      <w:bookmarkStart w:colFirst="0" w:colLast="0" w:name="_heading=h.kep1i4sp3uiv" w:id="0"/>
      <w:bookmarkEnd w:id="0"/>
      <w:r w:rsidDel="00000000" w:rsidR="00000000" w:rsidRPr="00000000">
        <w:rPr>
          <w:color w:val="000000"/>
          <w:rtl w:val="0"/>
        </w:rPr>
        <w:t xml:space="preserve">Roles</w:t>
      </w:r>
      <w:r w:rsidDel="00000000" w:rsidR="00000000" w:rsidRPr="00000000">
        <w:rPr>
          <w:rtl w:val="0"/>
        </w:rPr>
      </w:r>
    </w:p>
    <w:sdt>
      <w:sdtPr>
        <w:lock w:val="contentLocked"/>
        <w:id w:val="307586603"/>
        <w:tag w:val="goog_rdk_0"/>
      </w:sdtPr>
      <w:sdtContent>
        <w:tbl>
          <w:tblPr>
            <w:tblStyle w:val="Table4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419"/>
            <w:gridCol w:w="4419"/>
            <w:tblGridChange w:id="0">
              <w:tblGrid>
                <w:gridCol w:w="4419"/>
                <w:gridCol w:w="4419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Rol 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Responsabilidad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Analista de requerimientos: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33333"/>
                    <w:rtl w:val="0"/>
                  </w:rPr>
                  <w:t xml:space="preserve"> Santiago Muñoz Salazar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Lee el caso, identifica sustantivos, necesidades del sistema y reglas de negocio.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Modelador de datos: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33333"/>
                    <w:rtl w:val="0"/>
                  </w:rPr>
                  <w:t xml:space="preserve">Johan Sebastián Yucuma Molano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Propone entidades, relaciones, cardinalidades y construye el diagrama conceptual.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Validador y relator: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33333"/>
                    <w:rtl w:val="0"/>
                  </w:rPr>
                  <w:t xml:space="preserve">Fayber Estyben Díaz Tierradentro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3333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3333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Revisa coherencia del modelo, aplica la lista de chequeo y sustenta el producto ante otro equipo. </w:t>
                </w:r>
              </w:p>
            </w:tc>
          </w:tr>
        </w:tbl>
      </w:sdtContent>
    </w:sdt>
    <w:p w:rsidR="00000000" w:rsidDel="00000000" w:rsidP="00000000" w:rsidRDefault="00000000" w:rsidRPr="00000000" w14:paraId="0000001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ind w:firstLine="720"/>
        <w:rPr>
          <w:color w:val="000000"/>
        </w:rPr>
      </w:pPr>
      <w:bookmarkStart w:colFirst="0" w:colLast="0" w:name="_heading=h.56oq4tgtyacf" w:id="1"/>
      <w:bookmarkEnd w:id="1"/>
      <w:r w:rsidDel="00000000" w:rsidR="00000000" w:rsidRPr="00000000">
        <w:rPr>
          <w:color w:val="000000"/>
          <w:rtl w:val="0"/>
        </w:rPr>
        <w:t xml:space="preserve">Paso 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Lean el caso completo.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Identifiquen cuál es el problema o necesidad de la organización.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 Subrayar palabras importantes.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 Respondan:</w:t>
      </w:r>
    </w:p>
    <w:sdt>
      <w:sdtPr>
        <w:lock w:val="contentLocked"/>
        <w:id w:val="63112209"/>
        <w:tag w:val="goog_rdk_1"/>
      </w:sdtPr>
      <w:sdtContent>
        <w:tbl>
          <w:tblPr>
            <w:tblStyle w:val="Table5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419"/>
            <w:gridCol w:w="4419"/>
            <w:tblGridChange w:id="0">
              <w:tblGrid>
                <w:gridCol w:w="4419"/>
                <w:gridCol w:w="44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Pregunta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Respuesta del equipo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¿Qué organización o proceso se va a sistematizar?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 va a sistematizar el proceso de préstamo y devolución de equipos tecnológicos en un centro de formación SENA, permitiendo controlar los equipos, los préstamos, las devoluciones y las novedades.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¿Quiénes usarán el sistema?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6"/>
                  <w:tblW w:w="418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4185"/>
                  <w:tblGridChange w:id="0">
                    <w:tblGrid>
                      <w:gridCol w:w="4185"/>
                    </w:tblGrid>
                  </w:tblGridChange>
                </w:tblGrid>
                <w:tr>
                  <w:trPr>
                    <w:cantSplit w:val="0"/>
                    <w:trHeight w:val="77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6">
                      <w:pPr>
                        <w:widowControl w:val="0"/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Aprendices, instructores, responsables de autorizar los préstamos y el personal encargado de administrar los equipos.</w:t>
                      </w:r>
                    </w:p>
                  </w:tc>
                </w:tr>
              </w:tbl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¿Qué información necesita guardar el sistema?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Información de los equipos tecnológicos, aprendices, instructores, ambientes de formación, préstamos, devoluciones, novedades, responsables y el estado de los equipos.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¿Qué operaciones principales debe permitir?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equipos, aprendices, instructores y ambientes; registrar préstamos, devoluciones y novedades; consultar la disponibilidad de equipos; identificar quién solicitó y autorizó cada préstamo; y generar reportes.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¿Qué reportes o consultas se esperan?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Reportes de equipos disponibles, prestados, dañados y perdidos, además de consultas sobre la disponibilidad y el historial de préstamos. </w:t>
                </w:r>
              </w:p>
            </w:tc>
          </w:tr>
        </w:tbl>
      </w:sdtContent>
    </w:sdt>
    <w:p w:rsidR="00000000" w:rsidDel="00000000" w:rsidP="00000000" w:rsidRDefault="00000000" w:rsidRPr="00000000" w14:paraId="0000003E">
      <w:pPr>
        <w:pStyle w:val="Heading2"/>
        <w:rPr>
          <w:color w:val="000000"/>
        </w:rPr>
      </w:pPr>
      <w:bookmarkStart w:colFirst="0" w:colLast="0" w:name="_heading=h.dzwjvcq183km" w:id="2"/>
      <w:bookmarkEnd w:id="2"/>
      <w:r w:rsidDel="00000000" w:rsidR="00000000" w:rsidRPr="00000000">
        <w:rPr>
          <w:color w:val="000000"/>
          <w:rtl w:val="0"/>
        </w:rPr>
        <w:t xml:space="preserve">Paso 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Busquen en el caso palabras que representen personas, objetos, documentos, procesos o conceptos importantes.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115310554"/>
        <w:tag w:val="goog_rdk_2"/>
      </w:sdtPr>
      <w:sdtContent>
        <w:tbl>
          <w:tblPr>
            <w:tblStyle w:val="Table7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46"/>
            <w:gridCol w:w="2946"/>
            <w:gridCol w:w="2946"/>
            <w:tblGridChange w:id="0">
              <w:tblGrid>
                <w:gridCol w:w="2946"/>
                <w:gridCol w:w="2946"/>
                <w:gridCol w:w="294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Sustantivo encontrado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¿Puede ser entidad? Sí/No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Justificación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Equipo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Tiene información propia y participa en los préstamos.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Préstamo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 cada operación de préstamo.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Devolución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 la devolución de un préstamo.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Novedad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Almacena daños, pérdidas, retrasos o devoluciones incompletas.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Aprendiz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Puede solicitar préstamos y posee datos propios.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Instructor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Puede solicitar préstamos y posee datos propios. </w:t>
                </w:r>
              </w:p>
            </w:tc>
          </w:tr>
          <w:tr>
            <w:trPr>
              <w:cantSplit w:val="0"/>
              <w:trHeight w:val="901.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Autoriza los préstamos y tiene información propia.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Ambiente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 el lugar donde se realiza el préstamo.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 un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atributo</w:t>
                </w:r>
                <w:r w:rsidDel="00000000" w:rsidR="00000000" w:rsidRPr="00000000">
                  <w:rPr>
                    <w:rtl w:val="0"/>
                  </w:rPr>
                  <w:t xml:space="preserve">, ya que describe el estado del equipo (disponible, prestado, etc.).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Reporte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 un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dato derivado</w:t>
                </w:r>
                <w:r w:rsidDel="00000000" w:rsidR="00000000" w:rsidRPr="00000000">
                  <w:rPr>
                    <w:rtl w:val="0"/>
                  </w:rPr>
                  <w:t xml:space="preserve">, porque se genera con la información almacenada en el sistema. </w:t>
                </w:r>
              </w:p>
            </w:tc>
          </w:tr>
        </w:tbl>
      </w:sdtContent>
    </w:sdt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No todo sustantivo es una entidad. Una palabra puede ser: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Entidad, si necesita almacenar varios datos propios.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Atributo, si solo describe a otra entidad.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Relación, si expresa una acción entre entidades.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• Dato derivado, si puede calcularse a partir de otros datos.</w:t>
      </w:r>
    </w:p>
    <w:tbl>
      <w:tblPr>
        <w:tblStyle w:val="Table8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1455"/>
        <w:gridCol w:w="6315"/>
        <w:tblGridChange w:id="0">
          <w:tblGrid>
            <w:gridCol w:w="1470"/>
            <w:gridCol w:w="1455"/>
            <w:gridCol w:w="6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Palabra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Decisión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Justificación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Tiene información propia (código, nombre, serial, estado, etc.) y participa en los préstamos.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Préstamo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Registra cada operación de préstamo con fecha, responsable, usuario y equipos asociados.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Devolución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Registra la información de la devolución de un préstamo, incluyendo fecha y observaciones.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Novedad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Almacena información sobre daños, pérdidas, retrasos o devoluciones incompletas.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Aprendiz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Tiene datos propios y puede solicitar préstamos de equipos.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Tiene información propia y también puede solicitar préstamos.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Posee datos propios y autoriza los préstamos realizados.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Ambiente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Tiene información propia como código, nombre o ubicación, y se relaciona con los préstamos.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Solo describe la condición de un equipo (disponible, prestado, en mantenimiento, etc.).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Dato derivado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Se genera a partir de la información almacenada en el sistema y no requiere almacenamiento propio.</w:t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rPr>
          <w:color w:val="000000"/>
        </w:rPr>
      </w:pPr>
      <w:bookmarkStart w:colFirst="0" w:colLast="0" w:name="_heading=h.sir75ybx03qy" w:id="3"/>
      <w:bookmarkEnd w:id="3"/>
      <w:r w:rsidDel="00000000" w:rsidR="00000000" w:rsidRPr="00000000">
        <w:rPr>
          <w:color w:val="000000"/>
          <w:rtl w:val="0"/>
        </w:rPr>
        <w:t xml:space="preserve">paso 3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Seleccionen las entidades principales del sistema.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00.0" w:type="dxa"/>
        <w:jc w:val="left"/>
        <w:tblInd w:w="-5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4140"/>
        <w:gridCol w:w="3810"/>
        <w:tblGridChange w:id="0">
          <w:tblGrid>
            <w:gridCol w:w="1650"/>
            <w:gridCol w:w="4140"/>
            <w:gridCol w:w="3810"/>
          </w:tblGrid>
        </w:tblGridChange>
      </w:tblGrid>
      <w:tr>
        <w:trPr>
          <w:cantSplit w:val="0"/>
          <w:trHeight w:val="478.710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Entidad seleccionada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¿Por qué debe existir en el modelo?</w:t>
            </w:r>
          </w:p>
        </w:tc>
      </w:tr>
      <w:tr>
        <w:trPr>
          <w:cantSplit w:val="0"/>
          <w:trHeight w:val="893.066406250000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Representa cada recurso tecnológico del SENA (portátil, tablet, cámara, videobeam, cable HDMI, etc.).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Es el elemento principal del sistema y sobre él se realizan los préstamos.</w:t>
            </w:r>
          </w:p>
        </w:tc>
      </w:tr>
      <w:tr>
        <w:trPr>
          <w:cantSplit w:val="0"/>
          <w:trHeight w:val="668.066406250000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Préstamo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Registra cada préstamo realizado a un equipo.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Permite controlar cuándo se presta un equipo, quién lo solicita y quién lo autoriza.</w:t>
            </w:r>
          </w:p>
        </w:tc>
      </w:tr>
      <w:tr>
        <w:trPr>
          <w:cantSplit w:val="0"/>
          <w:trHeight w:val="818.066406250000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Devolución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Registra la entrega de un equipo prestado.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Permite llevar el control de la devolución y verificar si fue entregado correctamente.</w:t>
            </w:r>
          </w:p>
        </w:tc>
      </w:tr>
      <w:tr>
        <w:trPr>
          <w:cantSplit w:val="0"/>
          <w:trHeight w:val="788.066406250000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Novedad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Registra situaciones como daño, pérdida, retraso o devolución incompleta.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Permite hacer seguimiento a los incidentes ocurridos durante un préstamo.</w:t>
            </w:r>
          </w:p>
        </w:tc>
      </w:tr>
      <w:tr>
        <w:trPr>
          <w:cantSplit w:val="0"/>
          <w:trHeight w:val="538.7109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Aprendiz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Representa a los aprendices que solicitan equipos.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Debe identificarse quién solicita el préstamo cuando es un aprendiz.</w:t>
            </w:r>
          </w:p>
        </w:tc>
      </w:tr>
      <w:tr>
        <w:trPr>
          <w:cantSplit w:val="0"/>
          <w:trHeight w:val="613.7109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Representa a los instructores que solicitan equipos.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Debe identificarse quién solicita el préstamo cuando es un instructor.</w:t>
            </w:r>
          </w:p>
        </w:tc>
      </w:tr>
      <w:tr>
        <w:trPr>
          <w:cantSplit w:val="0"/>
          <w:trHeight w:val="863.066406250000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Representa a la persona encargada de autorizar los préstamos.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Permite saber quién aprobó cada préstamo, como lo indican las reglas del negocio.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Ambiente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Representa el ambiente de formación dónde se utilizará el equipo.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Permite relacionar los préstamos con un ambiente de formación específico.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>
          <w:color w:val="000000"/>
        </w:rPr>
      </w:pPr>
      <w:bookmarkStart w:colFirst="0" w:colLast="0" w:name="_heading=h.l8i2zwmhugt" w:id="4"/>
      <w:bookmarkEnd w:id="4"/>
      <w:r w:rsidDel="00000000" w:rsidR="00000000" w:rsidRPr="00000000">
        <w:rPr>
          <w:color w:val="000000"/>
          <w:rtl w:val="0"/>
        </w:rPr>
        <w:t xml:space="preserve">Paso 4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Para cada entidad, definen atributos principales. No es necesario incluir todavía tipos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 datos ni tamaños; eso se hará posteriormente en el diccionario de datos.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Completen:</w:t>
      </w:r>
    </w:p>
    <w:sdt>
      <w:sdtPr>
        <w:lock w:val="contentLocked"/>
        <w:id w:val="-309956967"/>
        <w:tag w:val="goog_rdk_3"/>
      </w:sdtPr>
      <w:sdtContent>
        <w:tbl>
          <w:tblPr>
            <w:tblStyle w:val="Table10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419"/>
            <w:gridCol w:w="4419"/>
            <w:tblGridChange w:id="0">
              <w:tblGrid>
                <w:gridCol w:w="4419"/>
                <w:gridCol w:w="44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Entidad 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Atributos principales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Equipo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id_equipo, código, nombre, tipo, marca, modelo, estado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Préstamo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id_prestamo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tl w:val="0"/>
                  </w:rPr>
                  <w:t xml:space="preserve">fecha_prestamo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tl w:val="0"/>
                  </w:rPr>
                  <w:t xml:space="preserve">fecha_devolucion_programada</w:t>
                </w:r>
                <w:r w:rsidDel="00000000" w:rsidR="00000000" w:rsidRPr="00000000">
                  <w:rPr>
                    <w:rtl w:val="0"/>
                  </w:rPr>
                  <w:t xml:space="preserve">, estado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Devolución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id_devolucion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tl w:val="0"/>
                  </w:rPr>
                  <w:t xml:space="preserve">fecha_devolucion</w:t>
                </w:r>
                <w:r w:rsidDel="00000000" w:rsidR="00000000" w:rsidRPr="00000000">
                  <w:rPr>
                    <w:rtl w:val="0"/>
                  </w:rPr>
                  <w:t xml:space="preserve">, observaciones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Novedad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id_novedad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tl w:val="0"/>
                  </w:rPr>
                  <w:t xml:space="preserve">tipo_novedad</w:t>
                </w:r>
                <w:r w:rsidDel="00000000" w:rsidR="00000000" w:rsidRPr="00000000">
                  <w:rPr>
                    <w:rtl w:val="0"/>
                  </w:rPr>
                  <w:t xml:space="preserve">, descripción, fecha_registro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Aprendiz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id_aprendiz</w:t>
                </w:r>
                <w:r w:rsidDel="00000000" w:rsidR="00000000" w:rsidRPr="00000000">
                  <w:rPr>
                    <w:rtl w:val="0"/>
                  </w:rPr>
                  <w:t xml:space="preserve">, documento, nombres, apellidos, correo, teléfono, ficha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Instructor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id_instructor</w:t>
                </w:r>
                <w:r w:rsidDel="00000000" w:rsidR="00000000" w:rsidRPr="00000000">
                  <w:rPr>
                    <w:rtl w:val="0"/>
                  </w:rPr>
                  <w:t xml:space="preserve">, documento, nombres, apellidos, correo, teléfono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id_responsable</w:t>
                </w:r>
                <w:r w:rsidDel="00000000" w:rsidR="00000000" w:rsidRPr="00000000">
                  <w:rPr>
                    <w:rtl w:val="0"/>
                  </w:rPr>
                  <w:t xml:space="preserve">, documento, nombres, apellidos, cargo, correo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Ambiente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id_ambiente</w:t>
                </w:r>
                <w:r w:rsidDel="00000000" w:rsidR="00000000" w:rsidRPr="00000000">
                  <w:rPr>
                    <w:rtl w:val="0"/>
                  </w:rPr>
                  <w:t xml:space="preserve">, nombre, bloque, </w:t>
                </w:r>
                <w:r w:rsidDel="00000000" w:rsidR="00000000" w:rsidRPr="00000000">
                  <w:rPr>
                    <w:rtl w:val="0"/>
                  </w:rPr>
                  <w:t xml:space="preserve">número_ambiente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>
          <w:color w:val="000000"/>
        </w:rPr>
      </w:pPr>
      <w:bookmarkStart w:colFirst="0" w:colLast="0" w:name="_heading=h.80qls2ksekwb" w:id="5"/>
      <w:bookmarkEnd w:id="5"/>
      <w:r w:rsidDel="00000000" w:rsidR="00000000" w:rsidRPr="00000000">
        <w:rPr>
          <w:color w:val="000000"/>
          <w:rtl w:val="0"/>
        </w:rPr>
        <w:t xml:space="preserve">paso 5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Relacionan las entidades seleccionadas. Usen verbos para describir la relación.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• Cliente realiza Pedido.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• Pedido contiene Producto.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• Usuario tiene Rol.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• Técnico atiende solicitudes.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• Solicitud genera Pago.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20813025"/>
        <w:tag w:val="goog_rdk_4"/>
      </w:sdtPr>
      <w:sdtContent>
        <w:tbl>
          <w:tblPr>
            <w:tblStyle w:val="Table11"/>
            <w:tblW w:w="9570.0" w:type="dxa"/>
            <w:jc w:val="left"/>
            <w:tblInd w:w="-45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55"/>
            <w:gridCol w:w="1905"/>
            <w:gridCol w:w="2025"/>
            <w:gridCol w:w="2985"/>
            <w:tblGridChange w:id="0">
              <w:tblGrid>
                <w:gridCol w:w="2655"/>
                <w:gridCol w:w="1905"/>
                <w:gridCol w:w="2025"/>
                <w:gridCol w:w="29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Entidad A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Relación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Entidad B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Justificación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Aprendiz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Préstamo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Un aprendiz puede solicitar equipos tecnológicos mediante un préstamo.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Instructor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Préstamo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Un instructor también puede solicitar préstamos de equipos.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Autoriza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Préstamo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Todo préstamo debe ser autorizado por un responsable.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Equipo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 asignado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Préstamo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Cada préstamo corresponde a un equipo específico.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Ambiente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 asocia 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Préstamo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Cada préstamo se realiza para un ambiente de formación determinado.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Préstamo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Devolución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La devolución permite registrar el retorno del equipo prestado.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Préstamo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Novedad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Durante un préstamo puede presentarse una novedad como daño, pérdida, retraso o devolución incompleta. </w:t>
                </w:r>
              </w:p>
            </w:tc>
          </w:tr>
        </w:tbl>
      </w:sdtContent>
    </w:sdt>
    <w:p w:rsidR="00000000" w:rsidDel="00000000" w:rsidP="00000000" w:rsidRDefault="00000000" w:rsidRPr="00000000" w14:paraId="000000EE">
      <w:pPr>
        <w:pStyle w:val="Heading2"/>
        <w:rPr>
          <w:color w:val="000000"/>
        </w:rPr>
      </w:pPr>
      <w:bookmarkStart w:colFirst="0" w:colLast="0" w:name="_heading=h.6ra13cgdnu3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>
          <w:color w:val="000000"/>
        </w:rPr>
      </w:pPr>
      <w:bookmarkStart w:colFirst="0" w:colLast="0" w:name="_heading=h.x4cr2jdnwkw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heading=h.apz1tfxa592c" w:id="8"/>
      <w:bookmarkEnd w:id="8"/>
      <w:r w:rsidDel="00000000" w:rsidR="00000000" w:rsidRPr="00000000">
        <w:rPr>
          <w:color w:val="000000"/>
          <w:rtl w:val="0"/>
        </w:rPr>
        <w:t xml:space="preserve">Paso 6</w:t>
      </w:r>
      <w:r w:rsidDel="00000000" w:rsidR="00000000" w:rsidRPr="00000000">
        <w:rPr>
          <w:rtl w:val="0"/>
        </w:rPr>
      </w:r>
    </w:p>
    <w:sdt>
      <w:sdtPr>
        <w:lock w:val="contentLocked"/>
        <w:id w:val="-293036983"/>
        <w:tag w:val="goog_rdk_5"/>
      </w:sdtPr>
      <w:sdtContent>
        <w:tbl>
          <w:tblPr>
            <w:tblStyle w:val="Table12"/>
            <w:tblW w:w="92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60"/>
            <w:gridCol w:w="1560"/>
            <w:gridCol w:w="1200"/>
            <w:gridCol w:w="990"/>
            <w:gridCol w:w="3945"/>
            <w:tblGridChange w:id="0">
              <w:tblGrid>
                <w:gridCol w:w="1560"/>
                <w:gridCol w:w="1560"/>
                <w:gridCol w:w="1200"/>
                <w:gridCol w:w="990"/>
                <w:gridCol w:w="39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Entidad A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Relación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Entidad 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Cardinalidad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Regla de negocio</w:t>
                </w:r>
              </w:p>
              <w:p w:rsidR="00000000" w:rsidDel="00000000" w:rsidP="00000000" w:rsidRDefault="00000000" w:rsidRPr="00000000" w14:paraId="000000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Aprendiz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Préstamo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1:N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Un aprendiz puede realizar varios préstamos, pero cada préstamo tiene un único aprendiz solicitante. </w:t>
                </w:r>
              </w:p>
              <w:p w:rsidR="00000000" w:rsidDel="00000000" w:rsidP="00000000" w:rsidRDefault="00000000" w:rsidRPr="00000000" w14:paraId="000000F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Instructor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Préstamo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1:N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Un instructor puede realizar varios préstamos, pero cada préstamo tiene un único instructor solicitante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Autoriza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Préstamo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1:N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Un responsable puede autorizar muchos préstamos, pero cada préstamo debe ser autorizado por un solo responsable.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Equipo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 asignado 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Préstamo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1:N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Un equipo puede ser prestado muchas veces en diferentes fechas, pero cada préstamo corresponde a un solo equipo.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Ambiente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 asocia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Préstamo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1:N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Un ambiente puede tener varios préstamos asociados, pero cada préstamo se realiza en un solo ambiente.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Préstamo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Devolución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1:1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Cada devolución corresponde a un único préstamo y cada préstamo tiene una única devolución cuando finaliza.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Préstamo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Novedad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: 0..1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Un préstamo puede generar varias novedades durante su ejecución, mientras que cada novedad pertenece a un solo préstamo. </w:t>
                </w:r>
              </w:p>
            </w:tc>
          </w:tr>
        </w:tbl>
      </w:sdtContent>
    </w:sdt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dt>
      <w:sdtPr>
        <w:id w:val="-30728730"/>
        <w:tag w:val="goog_rdk_7"/>
      </w:sdtPr>
      <w:sdtContent>
        <w:p w:rsidR="00000000" w:rsidDel="00000000" w:rsidP="00000000" w:rsidRDefault="00000000" w:rsidRPr="00000000" w14:paraId="0000011D">
          <w:pPr>
            <w:pStyle w:val="Heading2"/>
            <w:rPr>
              <w:ins w:author="Johan Sebastián Yucuma Molano" w:id="0" w:date="2026-07-27T21:28:49Z"/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Paso 7 </w:t>
          </w:r>
          <w:sdt>
            <w:sdtPr>
              <w:id w:val="-1232877436"/>
              <w:tag w:val="goog_rdk_6"/>
            </w:sdtPr>
            <w:sdtContent>
              <w:ins w:author="Johan Sebastián Yucuma Molano" w:id="0" w:date="2026-07-27T21:28:49Z">
                <w:bookmarkStart w:colFirst="0" w:colLast="0" w:name="_heading=h.72j3g09im1ml" w:id="9"/>
                <w:bookmarkEnd w:id="9"/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114300" distT="114300" distL="114300" distR="114300">
            <wp:extent cx="6447473" cy="50101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7473" cy="501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+VwBXEI2wH9OloVNTXz5y9Z8lw==">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